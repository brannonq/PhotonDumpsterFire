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51E93" w14:textId="4F1C5A72" w:rsidR="00F47073" w:rsidRPr="00F47073" w:rsidRDefault="00F47073" w:rsidP="00F47073">
      <w:pPr>
        <w:spacing w:before="240" w:after="1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Narrowband Palette Blender v1.</w:t>
      </w:r>
      <w:del w:id="0" w:author="Brannon Quel" w:date="2026-05-23T08:17:00Z">
        <w:r>
          <w:rPr>
            <w:rFonts w:ascii="Arial" w:eastAsia="Times New Roman" w:hAnsi="Arial" w:cs="Times New Roman"/>
            <w:b/>
            <w:bCs/>
            <w:sz w:val="20"/>
            <w:szCs w:val="20"/>
          </w:rPr>
          <w:delText>2.8</w:delText>
        </w:r>
      </w:del>
      <w:ins w:id="1" w:author="Brannon Quel" w:date="2026-05-23T08:17:00Z">
        <w:r>
          <w:rPr>
            <w:rFonts w:ascii="Arial" w:eastAsia="Times New Roman" w:hAnsi="Arial" w:cs="Times New Roman"/>
            <w:b/>
            <w:bCs/>
            <w:sz w:val="20"/>
            <w:szCs w:val="20"/>
          </w:rPr>
          <w:t>0</w:t>
        </w:r>
      </w:ins>
    </w:p>
    <w:p w14:paraId="0502BA48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Combines Ha, OIII, and SII narrowband stacks into a color image using palette-aware channel mapping, masked boosts, normalization, SCNR, and optional luminance replacement. All processing uses working clones — your originals are never modified.</w:t>
      </w:r>
    </w:p>
    <w:p w14:paraId="54B11D91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45EE47">
          <v:rect id="_x0000_i1025" style="width:0;height:.75pt" o:hralign="center" o:hrstd="t" o:hr="t" fillcolor="#a0a0a0" stroked="f"/>
        </w:pict>
      </w:r>
    </w:p>
    <w:p w14:paraId="29C83378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Before You Start</w:t>
      </w:r>
    </w:p>
    <w:p w14:paraId="006B5CBD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Each channel image should be prepared before loading into this script:</w:t>
      </w:r>
    </w:p>
    <w:p w14:paraId="31D15F7B" w14:textId="797A02A4" w:rsidR="00F47073" w:rsidRPr="00F47073" w:rsidRDefault="00F47073" w:rsidP="00F47073">
      <w:pPr>
        <w:numPr>
          <w:ilvl w:val="0"/>
          <w:numId w:val="1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Registered and aligned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all three channels must be </w:t>
      </w:r>
      <w:ins w:id="2" w:author="Brannon Quel" w:date="2026-05-23T08:12:00Z">
        <w:r>
          <w:rPr>
            <w:rFonts w:ascii="Times New Roman" w:eastAsia="Times New Roman" w:hAnsi="Times New Roman" w:cs="Times New Roman"/>
            <w:sz w:val="24"/>
            <w:szCs w:val="24"/>
          </w:rPr>
          <w:t>star</w:t>
        </w:r>
      </w:ins>
      <w:del w:id="3" w:author="Brannon Quel" w:date="2026-05-23T08:12:00Z">
        <w:r>
          <w:rPr>
            <w:rFonts w:ascii="Times New Roman" w:eastAsia="Times New Roman" w:hAnsi="Times New Roman" w:cs="Times New Roman"/>
            <w:sz w:val="24"/>
            <w:szCs w:val="24"/>
          </w:rPr>
          <w:delText>pixel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>-aligned</w:t>
      </w:r>
    </w:p>
    <w:p w14:paraId="4848BA97" w14:textId="77777777" w:rsidR="00F47073" w:rsidRPr="00F47073" w:rsidRDefault="00F47073" w:rsidP="00F47073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Cropped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same frame dimensions</w:t>
      </w:r>
    </w:p>
    <w:p w14:paraId="292B0E15" w14:textId="1A3A2B4A" w:rsidR="00F47073" w:rsidRPr="00F47073" w:rsidRDefault="00F47073" w:rsidP="00F47073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Gradient corrected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run </w:t>
      </w:r>
      <w:ins w:id="4" w:author="Brannon Quel" w:date="2026-05-23T08:12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your preferred gradient removal tool </w:t>
        </w:r>
      </w:ins>
      <w:del w:id="5" w:author="Brannon Quel" w:date="2026-05-23T08:12:00Z"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DBE or GraXpert 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>before combining</w:t>
      </w:r>
    </w:p>
    <w:p w14:paraId="73C807E7" w14:textId="77777777" w:rsidR="00F47073" w:rsidRPr="00F47073" w:rsidRDefault="00F47073" w:rsidP="00F47073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Starless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recommended, avoids color halos around stars</w:t>
      </w:r>
    </w:p>
    <w:p w14:paraId="5BE425AC" w14:textId="38701CEA" w:rsidR="00F47073" w:rsidRPr="00F47073" w:rsidRDefault="00F47073" w:rsidP="00F47073">
      <w:pPr>
        <w:numPr>
          <w:ilvl w:val="0"/>
          <w:numId w:val="1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Stretched to non-linear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run your </w:t>
      </w:r>
      <w:ins w:id="6" w:author="Brannon Quel" w:date="2026-05-23T08:12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preferrened linear transformation tool </w:t>
        </w:r>
      </w:ins>
      <w:del w:id="7" w:author="Brannon Quel" w:date="2026-05-23T08:12:00Z"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stretch (GHS, HT, MaskedStretch) 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>on each channel individually before using this script. Linear images will produce flat, unusable results.</w:t>
      </w:r>
    </w:p>
    <w:p w14:paraId="5A8621F5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D30397">
          <v:rect id="_x0000_i1026" style="width:0;height:.75pt" o:hralign="center" o:hrstd="t" o:hr="t" fillcolor="#a0a0a0" stroked="f"/>
        </w:pict>
      </w:r>
    </w:p>
    <w:p w14:paraId="66D1921D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Recommended Workflow</w:t>
      </w:r>
    </w:p>
    <w:p w14:paraId="10DF41C6" w14:textId="77777777" w:rsidR="00F47073" w:rsidRPr="00F47073" w:rsidRDefault="00F47073" w:rsidP="00F47073">
      <w:pPr>
        <w:numPr>
          <w:ilvl w:val="0"/>
          <w:numId w:val="2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 your Ha, OIII, and SII images in PixInsight</w:t>
      </w:r>
    </w:p>
    <w:p w14:paraId="5FEAF73C" w14:textId="77777777" w:rsidR="00F47073" w:rsidRPr="00F47073" w:rsidRDefault="00F47073" w:rsidP="00F47073">
      <w:pPr>
        <w:numPr>
          <w:ilvl w:val="0"/>
          <w:numId w:val="2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the script and assign channels at the top</w:t>
      </w:r>
    </w:p>
    <w:p w14:paraId="541B9C60" w14:textId="77777777" w:rsidR="00F47073" w:rsidRPr="00F47073" w:rsidRDefault="00F47073" w:rsidP="00F47073">
      <w:pPr>
        <w:numPr>
          <w:ilvl w:val="0"/>
          <w:numId w:val="2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your palette (SHO for classic Hubble look, HOO for natural colors)</w:t>
      </w:r>
    </w:p>
    <w:p w14:paraId="424AF813" w14:textId="5351FC83" w:rsidR="00F47073" w:rsidRPr="00F47073" w:rsidRDefault="00F47073" w:rsidP="00F47073">
      <w:pPr>
        <w:numPr>
          <w:ilvl w:val="0"/>
          <w:numId w:val="2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this analyzes your data and sets all controls to a reasonable starting point</w:t>
      </w:r>
      <w:ins w:id="8" w:author="Brannon Quel" w:date="2026-05-23T08:13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and automatically runs the full blend</w:t>
        </w:r>
      </w:ins>
    </w:p>
    <w:p w14:paraId="511BCBA4" w14:textId="4313DA80" w:rsidR="00F47073" w:rsidRPr="00F47073" w:rsidDel="00F47073" w:rsidRDefault="00F47073" w:rsidP="00F47073">
      <w:pPr>
        <w:numPr>
          <w:ilvl w:val="0"/>
          <w:numId w:val="2"/>
        </w:numPr>
        <w:spacing w:after="0" w:line="240" w:lineRule="auto"/>
        <w:ind w:firstLine="0"/>
        <w:rPr>
          <w:del w:id="9" w:author="Brannon Quel" w:date="2026-05-23T08:13:00Z"/>
          <w:rFonts w:ascii="Times New Roman" w:eastAsia="Times New Roman" w:hAnsi="Times New Roman" w:cs="Times New Roman"/>
          <w:sz w:val="24"/>
          <w:szCs w:val="24"/>
        </w:rPr>
      </w:pPr>
      <w:del w:id="10" w:author="Brannon Quel" w:date="2026-05-23T08:13:00Z"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Click </w:delText>
        </w:r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delText>Preview / Refresh</w:delText>
        </w:r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 to see the result at reduced resolution</w:delText>
        </w:r>
      </w:del>
    </w:p>
    <w:p w14:paraId="32602B25" w14:textId="6BB2438E" w:rsidR="00F47073" w:rsidRDefault="00F47073" w:rsidP="00F47073">
      <w:pPr>
        <w:numPr>
          <w:ilvl w:val="0"/>
          <w:numId w:val="2"/>
        </w:numPr>
        <w:spacing w:after="0" w:line="240" w:lineRule="auto"/>
        <w:ind w:firstLine="0"/>
        <w:rPr>
          <w:ins w:id="11" w:author="Brannon Quel" w:date="2026-05-23T08:13:00Z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Adjust any sliders and refresh again until satisfied</w:t>
      </w:r>
    </w:p>
    <w:p w14:paraId="2F9476CF" w14:textId="77777777" w:rsidR="00F47073" w:rsidRPr="00F47073" w:rsidRDefault="00F47073" w:rsidP="00F47073">
      <w:pPr>
        <w:numPr>
          <w:ilvl w:val="0"/>
          <w:numId w:val="2"/>
        </w:numPr>
        <w:spacing w:after="0" w:line="240" w:lineRule="auto"/>
        <w:ind w:firstLine="0"/>
        <w:rPr>
          <w:ins w:id="12" w:author="Brannon Quel" w:date="2026-05-23T08:14:00Z"/>
          <w:rFonts w:ascii="Times New Roman" w:eastAsia="Times New Roman" w:hAnsi="Times New Roman" w:cs="Times New Roman"/>
          <w:sz w:val="24"/>
          <w:szCs w:val="24"/>
        </w:rPr>
      </w:pPr>
      <w:ins w:id="13" w:author="Brannon Quel" w:date="2026-05-23T08:14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Click </w:t>
        </w:r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Preview / Refresh</w:t>
        </w:r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to see the result at reduced resolution</w:t>
        </w:r>
      </w:ins>
    </w:p>
    <w:p w14:paraId="30D67D5F" w14:textId="6D9EC01C" w:rsidR="00F47073" w:rsidRPr="00F47073" w:rsidDel="00F47073" w:rsidRDefault="00F47073" w:rsidP="00F47073">
      <w:pPr>
        <w:numPr>
          <w:ilvl w:val="0"/>
          <w:numId w:val="2"/>
        </w:numPr>
        <w:spacing w:after="0" w:line="240" w:lineRule="auto"/>
        <w:ind w:firstLine="0"/>
        <w:rPr>
          <w:del w:id="14" w:author="Brannon Quel" w:date="2026-05-23T08:14:00Z"/>
          <w:rFonts w:ascii="Times New Roman" w:eastAsia="Times New Roman" w:hAnsi="Times New Roman" w:cs="Times New Roman"/>
          <w:sz w:val="24"/>
          <w:szCs w:val="24"/>
        </w:rPr>
      </w:pPr>
    </w:p>
    <w:p w14:paraId="2E63F8BE" w14:textId="77777777" w:rsidR="00F47073" w:rsidRPr="00F47073" w:rsidRDefault="00F47073" w:rsidP="00F47073">
      <w:pPr>
        <w:numPr>
          <w:ilvl w:val="0"/>
          <w:numId w:val="2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 Full Blend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produce the full resolution output</w:t>
      </w:r>
    </w:p>
    <w:p w14:paraId="4C4A63BE" w14:textId="77777777" w:rsidR="00F47073" w:rsidRPr="00F47073" w:rsidRDefault="00F47073" w:rsidP="00F47073">
      <w:pPr>
        <w:numPr>
          <w:ilvl w:val="0"/>
          <w:numId w:val="2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Save Recipe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log your settings to the console for future reference</w:t>
      </w:r>
    </w:p>
    <w:p w14:paraId="5CE15E3E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3DA3FB">
          <v:rect id="_x0000_i1027" style="width:0;height:.75pt" o:hralign="center" o:hrstd="t" o:hr="t" fillcolor="#a0a0a0" stroked="f"/>
        </w:pict>
      </w:r>
    </w:p>
    <w:p w14:paraId="4CE951C8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Channel Assignment</w:t>
      </w:r>
    </w:p>
    <w:p w14:paraId="2DF336A8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Assign your Ha, OIII, and SII grayscale images. For HOO palette, SII can be left as none — it is not used in HOO combination.</w:t>
      </w:r>
    </w:p>
    <w:p w14:paraId="66848C11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C88BC9">
          <v:rect id="_x0000_i1028" style="width:0;height:.75pt" o:hralign="center" o:hrstd="t" o:hr="t" fillcolor="#a0a0a0" stroked="f"/>
        </w:pict>
      </w:r>
    </w:p>
    <w:p w14:paraId="05FE5B7F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Palette Mode</w:t>
      </w:r>
    </w:p>
    <w:p w14:paraId="0A08B928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Selects how channels are mapped to RGB output:</w:t>
      </w:r>
    </w:p>
    <w:p w14:paraId="0BB3F8D8" w14:textId="77777777" w:rsidR="00F47073" w:rsidRPr="00F47073" w:rsidRDefault="00F47073" w:rsidP="00F47073">
      <w:pPr>
        <w:numPr>
          <w:ilvl w:val="0"/>
          <w:numId w:val="3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classic Hubble palette. SII=Red, Ha=Green, OIII=Blue. Gold/amber regions, teal OIII.</w:t>
      </w:r>
    </w:p>
    <w:p w14:paraId="125E2A9F" w14:textId="77777777" w:rsidR="00F47073" w:rsidRPr="00F47073" w:rsidRDefault="00F47073" w:rsidP="00F47073">
      <w:pPr>
        <w:numPr>
          <w:ilvl w:val="0"/>
          <w:numId w:val="3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natural looking. Ha=Red, OIII=Green+Blue. Strong reds with cyan/teal OIII. Good for OIII-dominant targets.</w:t>
      </w:r>
    </w:p>
    <w:p w14:paraId="4195D96C" w14:textId="77777777" w:rsidR="00F47073" w:rsidRPr="00F47073" w:rsidRDefault="00F47073" w:rsidP="00F47073">
      <w:pPr>
        <w:numPr>
          <w:ilvl w:val="0"/>
          <w:numId w:val="3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Ha=Red, SII=Green, OIII=Blue. More natural than SHO.</w:t>
      </w:r>
    </w:p>
    <w:p w14:paraId="2CC2DEE6" w14:textId="77777777" w:rsidR="00F47073" w:rsidRPr="00F47073" w:rsidRDefault="00F47073" w:rsidP="00F47073">
      <w:pPr>
        <w:numPr>
          <w:ilvl w:val="0"/>
          <w:numId w:val="3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OIII=Red, SII=Green, Ha=Blue. Unusual, good for OIII-dominant targets.</w:t>
      </w:r>
    </w:p>
    <w:p w14:paraId="4AEDEF27" w14:textId="77777777" w:rsidR="00F47073" w:rsidRPr="00F47073" w:rsidRDefault="00F47073" w:rsidP="00F47073">
      <w:pPr>
        <w:numPr>
          <w:ilvl w:val="0"/>
          <w:numId w:val="3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SII=Red, OIII=Green, Ha=Blue. Good for SII-rich targets.</w:t>
      </w:r>
    </w:p>
    <w:p w14:paraId="24FC7D97" w14:textId="77777777" w:rsidR="00F47073" w:rsidRPr="00F47073" w:rsidRDefault="00F47073" w:rsidP="00F47073">
      <w:pPr>
        <w:numPr>
          <w:ilvl w:val="0"/>
          <w:numId w:val="3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Foraxx (static)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weighted blend of SHO and HOO channels.</w:t>
      </w:r>
    </w:p>
    <w:p w14:paraId="056ADC35" w14:textId="77777777" w:rsidR="00F47073" w:rsidRPr="00F47073" w:rsidRDefault="00F47073" w:rsidP="00F47073">
      <w:pPr>
        <w:numPr>
          <w:ilvl w:val="0"/>
          <w:numId w:val="3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Foraxx (dynamic)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true per-pixel Foraxx blend. SII where OIII is strong, Ha where OIII is weak.</w:t>
      </w:r>
    </w:p>
    <w:p w14:paraId="6F8E8244" w14:textId="77777777" w:rsidR="00F47073" w:rsidRPr="00F47073" w:rsidRDefault="00F47073" w:rsidP="00F47073">
      <w:pPr>
        <w:numPr>
          <w:ilvl w:val="0"/>
          <w:numId w:val="3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enter your own PixelMath expressions using Ha, OIII, SII as tokens.</w:t>
      </w:r>
    </w:p>
    <w:p w14:paraId="49286091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A748F4">
          <v:rect id="_x0000_i1029" style="width:0;height:.75pt" o:hralign="center" o:hrstd="t" o:hr="t" fillcolor="#a0a0a0" stroked="f"/>
        </w:pict>
      </w:r>
    </w:p>
    <w:p w14:paraId="2D0D69E0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Channel Boost / Suppress</w:t>
      </w:r>
    </w:p>
    <w:p w14:paraId="76A38FFC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Adjusts the brightness of each channel before combination. 0 = no change. Positive values boost, negative values suppress.</w:t>
      </w:r>
    </w:p>
    <w:p w14:paraId="7BD7C009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Important:</w:t>
      </w:r>
      <w:r>
        <w:rPr>
          <w:rFonts w:ascii="Arial" w:eastAsia="Times New Roman" w:hAnsi="Arial" w:cs="Times New Roman"/>
          <w:sz w:val="20"/>
          <w:szCs w:val="20"/>
        </w:rPr>
        <w:t xml:space="preserve"> If a mask is enabled for a channel, this slider no longer applies globally. Instead the boost is applied only where the target color exists in the combined image, protecting black backgrounds and other color regions.</w:t>
      </w:r>
    </w:p>
    <w:p w14:paraId="1EEF2576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A6AC8F">
          <v:rect id="_x0000_i1030" style="width:0;height:.75pt" o:hralign="center" o:hrstd="t" o:hr="t" fillcolor="#a0a0a0" stroked="f"/>
        </w:pict>
      </w:r>
    </w:p>
    <w:p w14:paraId="577CF403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Additional Masked Boost</w:t>
      </w:r>
    </w:p>
    <w:p w14:paraId="6FA9F040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Each channel can have a color mask applied to its boost. When enabled, the boost only affects pixels matching the selected hue range.</w:t>
      </w:r>
    </w:p>
    <w:p w14:paraId="6572CD4B" w14:textId="77777777" w:rsidR="00F47073" w:rsidRPr="00F47073" w:rsidRDefault="00F47073" w:rsidP="00F47073">
      <w:pPr>
        <w:numPr>
          <w:ilvl w:val="0"/>
          <w:numId w:val="4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which hue to target. For SHO: OIII=Blue, SII=Red, Ha=Green. For HOO: OIII=Cyan.</w:t>
      </w:r>
    </w:p>
    <w:p w14:paraId="003AB4CE" w14:textId="77777777" w:rsidR="00F47073" w:rsidRPr="00F47073" w:rsidRDefault="00F47073" w:rsidP="00F47073">
      <w:pPr>
        <w:numPr>
          <w:ilvl w:val="0"/>
          <w:numId w:val="4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Mask strength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how tightly the hue is selected. 1.0 = tight, 0.5 = broader selection.</w:t>
      </w:r>
    </w:p>
    <w:p w14:paraId="6736EE4B" w14:textId="77777777" w:rsidR="00F47073" w:rsidRPr="00F47073" w:rsidRDefault="00F47073" w:rsidP="00F47073">
      <w:pPr>
        <w:numPr>
          <w:ilvl w:val="0"/>
          <w:numId w:val="4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Blur passes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softens mask edges. 1 pass is usually enough.</w:t>
      </w:r>
    </w:p>
    <w:p w14:paraId="41609A93" w14:textId="77777777" w:rsidR="00F47073" w:rsidRPr="00F47073" w:rsidRDefault="00F47073" w:rsidP="00F47073">
      <w:pPr>
        <w:numPr>
          <w:ilvl w:val="0"/>
          <w:numId w:val="4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Blur sigma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size of the blur kernel. 7.0 is a good default.</w:t>
      </w:r>
    </w:p>
    <w:p w14:paraId="3216CDC6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 xml:space="preserve">Use the </w:t>
      </w:r>
      <w:r>
        <w:rPr>
          <w:rFonts w:ascii="Arial" w:eastAsia="Times New Roman" w:hAnsi="Arial" w:cs="Times New Roman"/>
          <w:b/>
          <w:bCs/>
          <w:sz w:val="20"/>
          <w:szCs w:val="20"/>
        </w:rPr>
        <w:t>Ha / OIII / SII mask</w:t>
      </w:r>
      <w:r>
        <w:rPr>
          <w:rFonts w:ascii="Arial" w:eastAsia="Times New Roman" w:hAnsi="Arial" w:cs="Times New Roman"/>
          <w:sz w:val="20"/>
          <w:szCs w:val="20"/>
        </w:rPr>
        <w:t xml:space="preserve"> dropdown and </w:t>
      </w:r>
      <w:r>
        <w:rPr>
          <w:rFonts w:ascii="Arial" w:eastAsia="Times New Roman" w:hAnsi="Arial" w:cs="Times New Roman"/>
          <w:b/>
          <w:bCs/>
          <w:sz w:val="20"/>
          <w:szCs w:val="20"/>
        </w:rPr>
        <w:t>Show Mask</w:t>
      </w:r>
      <w:r>
        <w:rPr>
          <w:rFonts w:ascii="Arial" w:eastAsia="Times New Roman" w:hAnsi="Arial" w:cs="Times New Roman"/>
          <w:sz w:val="20"/>
          <w:szCs w:val="20"/>
        </w:rPr>
        <w:t xml:space="preserve"> button below the preview to visualize the mask before running. Adjust settings and click Show Mask again to update.</w:t>
      </w:r>
    </w:p>
    <w:p w14:paraId="2FE0ECA3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369D59">
          <v:rect id="_x0000_i1031" style="width:0;height:.75pt" o:hralign="center" o:hrstd="t" o:hr="t" fillcolor="#a0a0a0" stroked="f"/>
        </w:pict>
      </w:r>
    </w:p>
    <w:p w14:paraId="62E2FC89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Normalization</w:t>
      </w:r>
    </w:p>
    <w:p w14:paraId="38FEED03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Scales channels so they have the same brightness before combination. Prevents one channel from dominating the result.</w:t>
      </w:r>
    </w:p>
    <w:p w14:paraId="26D74C61" w14:textId="77777777" w:rsidR="00F47073" w:rsidRPr="00F47073" w:rsidRDefault="00F47073" w:rsidP="00F47073">
      <w:pPr>
        <w:numPr>
          <w:ilvl w:val="0"/>
          <w:numId w:val="5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normalizes to the median pixel value. Good for targets that don't fill the frame.</w:t>
      </w:r>
    </w:p>
    <w:p w14:paraId="2C99F93C" w14:textId="77777777" w:rsidR="00F47073" w:rsidRPr="00F47073" w:rsidRDefault="00F47073" w:rsidP="00F47073">
      <w:pPr>
        <w:numPr>
          <w:ilvl w:val="0"/>
          <w:numId w:val="5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normalizes to the mean pixel value. Better for large targets that fill most of the frame.</w:t>
      </w:r>
    </w:p>
    <w:p w14:paraId="29FB3E07" w14:textId="77777777" w:rsidR="00F47073" w:rsidRPr="00F47073" w:rsidRDefault="00F47073" w:rsidP="00F47073">
      <w:pPr>
        <w:numPr>
          <w:ilvl w:val="0"/>
          <w:numId w:val="5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 scale cap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limits how much any channel can be scaled up. Prevents very weak channels from being boosted too aggressively. 2.0-3.0 is typical.</w:t>
      </w:r>
    </w:p>
    <w:p w14:paraId="2687541B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03F5067">
          <v:rect id="_x0000_i1032" style="width:0;height:.75pt" o:hralign="center" o:hrstd="t" o:hr="t" fillcolor="#a0a0a0" stroked="f"/>
        </w:pict>
      </w:r>
    </w:p>
    <w:p w14:paraId="30B2672D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SCNR Green Reduction</w:t>
      </w:r>
    </w:p>
    <w:p w14:paraId="472CFB3F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Removes the green cast that is typical in SHO palette images. SCNR (Selective Color Noise Reduction) suppresses the green channel where it is dominant.</w:t>
      </w:r>
    </w:p>
    <w:p w14:paraId="23AF67D2" w14:textId="77777777" w:rsidR="00F47073" w:rsidRPr="00F47073" w:rsidRDefault="00F47073" w:rsidP="00F47073">
      <w:pPr>
        <w:numPr>
          <w:ilvl w:val="0"/>
          <w:numId w:val="6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how aggressively to remove green. 0.35 is a good starting point for SHO.</w:t>
      </w:r>
    </w:p>
    <w:p w14:paraId="1B2EA527" w14:textId="77777777" w:rsidR="00F47073" w:rsidRPr="00F47073" w:rsidRDefault="00F47073" w:rsidP="00F47073">
      <w:pPr>
        <w:numPr>
          <w:ilvl w:val="0"/>
          <w:numId w:val="6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Average Neutral is recommended and matches the manual PI workflow.</w:t>
      </w:r>
    </w:p>
    <w:p w14:paraId="6782960B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For HOO palette, SCNR is typically not needed and is disabled by Auto.</w:t>
      </w:r>
    </w:p>
    <w:p w14:paraId="17C30BC6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FC3691">
          <v:rect id="_x0000_i1033" style="width:0;height:.75pt" o:hralign="center" o:hrstd="t" o:hr="t" fillcolor="#a0a0a0" stroked="f"/>
        </w:pict>
      </w:r>
    </w:p>
    <w:p w14:paraId="30A7745C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Magenta Reduction</w:t>
      </w:r>
    </w:p>
    <w:p w14:paraId="2327C790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Removes magenta color casts using an invert/SCNR/invert technique. Runs as the absolute last step in the pipeline so it does not interfere with the green SCNR pass.</w:t>
      </w:r>
    </w:p>
    <w:p w14:paraId="481FA67F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Equivalent to manually running: Invert → SCNR Green (Average Neutral, 1.0) → Invert on the final output.</w:t>
      </w:r>
    </w:p>
    <w:p w14:paraId="01431F0C" w14:textId="77777777" w:rsidR="00F47073" w:rsidRPr="00F47073" w:rsidRDefault="00F47073" w:rsidP="00F47073">
      <w:pPr>
        <w:numPr>
          <w:ilvl w:val="0"/>
          <w:numId w:val="7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0.5 is the recommended default. Increase toward 1.0 for more aggressive magenta removal.</w:t>
      </w:r>
    </w:p>
    <w:p w14:paraId="070AB8B9" w14:textId="77777777" w:rsidR="00F47073" w:rsidRPr="00F47073" w:rsidRDefault="00F47073" w:rsidP="00F47073">
      <w:pPr>
        <w:numPr>
          <w:ilvl w:val="0"/>
          <w:numId w:val="7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Average Neutral recommended.</w:t>
      </w:r>
    </w:p>
    <w:p w14:paraId="415D4EE0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C62686">
          <v:rect id="_x0000_i1034" style="width:0;height:.75pt" o:hralign="center" o:hrstd="t" o:hr="t" fillcolor="#a0a0a0" stroked="f"/>
        </w:pict>
      </w:r>
    </w:p>
    <w:p w14:paraId="33A7B929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Tone Adjustment</w:t>
      </w:r>
    </w:p>
    <w:p w14:paraId="44772A84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Applies a curves-style adjustment to the final image using shadows, midpoint, and highlights controls.</w:t>
      </w:r>
    </w:p>
    <w:p w14:paraId="2AA6F4E1" w14:textId="77777777" w:rsidR="00F47073" w:rsidRPr="00F47073" w:rsidRDefault="00F47073" w:rsidP="00F47073">
      <w:pPr>
        <w:numPr>
          <w:ilvl w:val="0"/>
          <w:numId w:val="8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Shadows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clips the dark end. 0.0 = no clipping.</w:t>
      </w:r>
    </w:p>
    <w:p w14:paraId="620D16EE" w14:textId="77777777" w:rsidR="00F47073" w:rsidRPr="00F47073" w:rsidRDefault="00F47073" w:rsidP="00F47073">
      <w:pPr>
        <w:numPr>
          <w:ilvl w:val="0"/>
          <w:numId w:val="8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Midpoint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gamma adjustment. 0.5 = neutral. Lower = brighter, higher = darker.</w:t>
      </w:r>
    </w:p>
    <w:p w14:paraId="2B359555" w14:textId="77777777" w:rsidR="00F47073" w:rsidRPr="00F47073" w:rsidRDefault="00F47073" w:rsidP="00F47073">
      <w:pPr>
        <w:numPr>
          <w:ilvl w:val="0"/>
          <w:numId w:val="8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clips the bright end. 1.0 = no clipping.</w:t>
      </w:r>
    </w:p>
    <w:p w14:paraId="41AEB4CC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C0D852">
          <v:rect id="_x0000_i1035" style="width:0;height:.75pt" o:hralign="center" o:hrstd="t" o:hr="t" fillcolor="#a0a0a0" stroked="f"/>
        </w:pict>
      </w:r>
    </w:p>
    <w:p w14:paraId="665AC48F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Synthetic Luminance</w:t>
      </w:r>
    </w:p>
    <w:p w14:paraId="4333829B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Replaces the luminance structure of the combined image with a selected channel. Useful for bringing out fine structural detail while preserving the color palette.</w:t>
      </w:r>
    </w:p>
    <w:p w14:paraId="2A265A4A" w14:textId="77777777" w:rsidR="00F47073" w:rsidRPr="00F47073" w:rsidRDefault="00F47073" w:rsidP="00F47073">
      <w:pPr>
        <w:numPr>
          <w:ilvl w:val="0"/>
          <w:numId w:val="9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Ha, SII, OIII, or a weighted blend. SII often gives the best structural detail on emission nebulae.</w:t>
      </w:r>
    </w:p>
    <w:p w14:paraId="1C628487" w14:textId="77777777" w:rsidR="00F47073" w:rsidRPr="00F47073" w:rsidRDefault="00F47073" w:rsidP="00F47073">
      <w:pPr>
        <w:numPr>
          <w:ilvl w:val="0"/>
          <w:numId w:val="9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 strength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0.5 blends halfway between original and new luminance. 1.0 = full replacement.</w:t>
      </w:r>
    </w:p>
    <w:p w14:paraId="0A82F900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377C02">
          <v:rect id="_x0000_i1036" style="width:0;height:.75pt" o:hralign="center" o:hrstd="t" o:hr="t" fillcolor="#a0a0a0" stroked="f"/>
        </w:pict>
      </w:r>
    </w:p>
    <w:p w14:paraId="5D973330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Output</w:t>
      </w:r>
    </w:p>
    <w:p w14:paraId="0C93AF81" w14:textId="77777777" w:rsidR="00F47073" w:rsidRPr="00F47073" w:rsidRDefault="00F47073" w:rsidP="00F47073">
      <w:pPr>
        <w:numPr>
          <w:ilvl w:val="0"/>
          <w:numId w:val="10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base name for the output image. The palette name is prepended automatically. Default _Blended produces SHO_Blended, HOO_Blended, etc.</w:t>
      </w:r>
    </w:p>
    <w:p w14:paraId="18C08D08" w14:textId="77777777" w:rsidR="00F47073" w:rsidRPr="00F47073" w:rsidRDefault="00F47073" w:rsidP="00F47073">
      <w:pPr>
        <w:numPr>
          <w:ilvl w:val="0"/>
          <w:numId w:val="10"/>
        </w:numPr>
        <w:spacing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Close working clones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removes intermediate working images after the blend is complete. Keeps your workspace tidy.</w:t>
      </w:r>
    </w:p>
    <w:p w14:paraId="2DEF22FB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9D37BC">
          <v:rect id="_x0000_i1037" style="width:0;height:.75pt" o:hralign="center" o:hrstd="t" o:hr="t" fillcolor="#a0a0a0" stroked="f"/>
        </w:pict>
      </w:r>
    </w:p>
    <w:p w14:paraId="4A1DBE10" w14:textId="77777777" w:rsid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Star Recombination</w:t>
      </w:r>
    </w:p>
    <w:p w14:paraId="4A1DBE0F" w14:textId="77777777" w:rsid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Blends a star image back into the starless output using the Screen blend formula: ~(~starless * ~stars). This runs as the absolute last step after all other processing including magenta reduction.</w:t>
      </w:r>
    </w:p>
    <w:p w14:paraId="4A1DBE0E" w14:textId="77777777" w:rsidR="00F47073" w:rsidRDefault="00F47073" w:rsidP="00F47073">
      <w:pPr>
        <w:numPr>
          <w:ilvl w:val="0"/>
          <w:numId w:val="10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 stars back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enables the star recombination step. Requires a star image to be selected from the dropdown. Has no effect if no star image is selected.</w:t>
      </w:r>
    </w:p>
    <w:p w14:paraId="4A1DBE0D" w14:textId="77777777" w:rsidR="00F47073" w:rsidRDefault="00F47073" w:rsidP="00F47073">
      <w:pPr>
        <w:numPr>
          <w:ilvl w:val="0"/>
          <w:numId w:val="10"/>
        </w:numPr>
        <w:spacing w:before="0" w:after="18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Stars image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select the star image extracted by StarXTerminator or equivalent tool. Can be RGB or grayscale. Should be a stretched star-only image on a black background.</w:t>
      </w:r>
    </w:p>
    <w:p w14:paraId="4A1DBE0C" w14:textId="77777777" w:rsid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9D37BD">
          <v:rect id="_x0000_i1040" style="width:0;height:.75pt" o:hralign="center" o:hrstd="t" o:hr="t" fillcolor="#a0a0a0" stroked="f"/>
        </w:pict>
      </w:r>
    </w:p>
    <w:p w14:paraId="4A1DBE11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Auto Button</w:t>
      </w:r>
    </w:p>
    <w:p w14:paraId="72116591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Analyzes your channel data and sets all controls to a palette-aware starting point:</w:t>
      </w:r>
    </w:p>
    <w:p w14:paraId="20727240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SHO mode:</w:t>
      </w:r>
      <w:r>
        <w:rPr>
          <w:rFonts w:ascii="Arial" w:eastAsia="Times New Roman" w:hAnsi="Arial" w:cs="Times New Roman"/>
          <w:sz w:val="20"/>
          <w:szCs w:val="20"/>
        </w:rPr>
        <w:t xml:space="preserve"> Ha left at 0 (boosting Ha fights SCNR), OIII boosted 0.40-0.60 based on weakness, SII boosted 0.15-0.25, both masks enabled, SCNR at 0.35, magenta reduction enabled.</w:t>
      </w:r>
    </w:p>
    <w:p w14:paraId="6195BD6A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HOO mode:</w:t>
      </w:r>
      <w:r>
        <w:rPr>
          <w:rFonts w:ascii="Arial" w:eastAsia="Times New Roman" w:hAnsi="Arial" w:cs="Times New Roman"/>
          <w:sz w:val="20"/>
          <w:szCs w:val="20"/>
        </w:rPr>
        <w:t xml:space="preserve"> Ha given a slight warmth boost, OIII boosted 0.20-0.35 based on weakness with cyan mask, SCNR disabled.</w:t>
      </w:r>
    </w:p>
    <w:p w14:paraId="4890863D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All controls update visually after Auto runs so you can see what was set and adjust from there.</w:t>
      </w:r>
    </w:p>
    <w:p w14:paraId="6B7AC03A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00D6C">
          <v:rect id="_x0000_i1038" style="width:0;height:.75pt" o:hralign="center" o:hrstd="t" o:hr="t" fillcolor="#a0a0a0" stroked="f"/>
        </w:pict>
      </w:r>
    </w:p>
    <w:p w14:paraId="5F2D6AC1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Save Recipe</w:t>
      </w:r>
    </w:p>
    <w:p w14:paraId="6C65475A" w14:textId="77777777" w:rsidR="00F47073" w:rsidRPr="00F47073" w:rsidRDefault="00F47073" w:rsidP="00F47073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Times New Roman"/>
          <w:sz w:val="20"/>
          <w:szCs w:val="20"/>
        </w:rPr>
        <w:t>Prints all current settings to the PixInsight console in a readable block. Use this after finding a combination you like so you can reproduce it later.</w:t>
      </w:r>
    </w:p>
    <w:p w14:paraId="046F2E5A" w14:textId="77777777" w:rsidR="00F47073" w:rsidRPr="00F47073" w:rsidRDefault="00F47073" w:rsidP="00F47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BFD82E">
          <v:rect id="_x0000_i1039" style="width:0;height:.75pt" o:hralign="center" o:hrstd="t" o:hr="t" fillcolor="#a0a0a0" stroked="f"/>
        </w:pict>
      </w:r>
    </w:p>
    <w:p w14:paraId="3851E07A" w14:textId="77777777" w:rsidR="00F47073" w:rsidRPr="00F47073" w:rsidRDefault="00F47073" w:rsidP="00F47073">
      <w:pPr>
        <w:spacing w:before="210" w:after="1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Times New Roman"/>
          <w:b/>
          <w:bCs/>
          <w:sz w:val="20"/>
          <w:szCs w:val="20"/>
        </w:rPr>
        <w:t>Tips</w:t>
      </w:r>
    </w:p>
    <w:p w14:paraId="381D817C" w14:textId="77777777" w:rsidR="00F47073" w:rsidRPr="00F47073" w:rsidRDefault="00F47073" w:rsidP="00F47073">
      <w:pPr>
        <w:numPr>
          <w:ilvl w:val="0"/>
          <w:numId w:val="11"/>
        </w:numPr>
        <w:spacing w:before="180"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Preview / Refresh at 1/4 quality for fast iterations, switch to 1/2 for final check before full run</w:t>
      </w:r>
    </w:p>
    <w:p w14:paraId="5EFD51BB" w14:textId="77777777" w:rsidR="00F47073" w:rsidRPr="00F47073" w:rsidRDefault="00F47073" w:rsidP="00F47073">
      <w:pPr>
        <w:numPr>
          <w:ilvl w:val="0"/>
          <w:numId w:val="1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Show Mask feature requires a preview to have been run first</w:t>
      </w:r>
    </w:p>
    <w:p w14:paraId="37354B0D" w14:textId="77777777" w:rsidR="00F47073" w:rsidRPr="00F47073" w:rsidRDefault="00F47073" w:rsidP="00F47073">
      <w:pPr>
        <w:numPr>
          <w:ilvl w:val="0"/>
          <w:numId w:val="1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Mask strength controls the hue selection width — try lowering it if the mask isn't selecting enough of the target color</w:t>
      </w:r>
    </w:p>
    <w:p w14:paraId="128CFC94" w14:textId="77777777" w:rsidR="00F47073" w:rsidRPr="00F47073" w:rsidRDefault="00F47073" w:rsidP="00F47073">
      <w:pPr>
        <w:numPr>
          <w:ilvl w:val="0"/>
          <w:numId w:val="1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SHO targets with very weak OIII, try setting the scale cap to 3.0 and let normalization do more of the work before applying channel boosts</w:t>
      </w:r>
    </w:p>
    <w:p w14:paraId="60F3E1C3" w14:textId="6DD99FB9" w:rsidR="00F47073" w:rsidRDefault="00F47073" w:rsidP="00F47073">
      <w:del w:id="15" w:author="Brannon Quel" w:date="2026-05-23T08:17:00Z">
        <w:r>
          <w:rPr>
            <w:rFonts w:ascii="Times New Roman" w:eastAsia="Times New Roman" w:hAnsi="Times New Roman" w:cs="Times New Roman"/>
            <w:sz w:val="24"/>
            <w:szCs w:val="24"/>
          </w:rPr>
          <w:delText>Synthetic luminance from SII on the C9.25 gives excellent fine detail on emission nebulae</w:delText>
        </w:r>
      </w:del>
    </w:p>
    <w:sectPr w:rsidR="00F47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4195"/>
    <w:multiLevelType w:val="multilevel"/>
    <w:tmpl w:val="55B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2D65"/>
    <w:multiLevelType w:val="multilevel"/>
    <w:tmpl w:val="4BF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64157"/>
    <w:multiLevelType w:val="multilevel"/>
    <w:tmpl w:val="E8E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43BAA"/>
    <w:multiLevelType w:val="multilevel"/>
    <w:tmpl w:val="39D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45B39"/>
    <w:multiLevelType w:val="multilevel"/>
    <w:tmpl w:val="A12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13ED7"/>
    <w:multiLevelType w:val="multilevel"/>
    <w:tmpl w:val="1D1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43C95"/>
    <w:multiLevelType w:val="multilevel"/>
    <w:tmpl w:val="C90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F5479"/>
    <w:multiLevelType w:val="multilevel"/>
    <w:tmpl w:val="C1E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47D40"/>
    <w:multiLevelType w:val="multilevel"/>
    <w:tmpl w:val="873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440A9"/>
    <w:multiLevelType w:val="multilevel"/>
    <w:tmpl w:val="8E72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EF721E"/>
    <w:multiLevelType w:val="multilevel"/>
    <w:tmpl w:val="917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10"/>
  </w:num>
  <w:num w:numId="1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rannon Quel">
    <w15:presenceInfo w15:providerId="Windows Live" w15:userId="450673f8cd89a3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73"/>
    <w:rsid w:val="00F4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9875"/>
  <w15:chartTrackingRefBased/>
  <w15:docId w15:val="{5BB499BE-6957-4F24-B861-DD99786B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70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70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0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7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8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Brannon Quel</dc:creator>
  <cp:keywords/>
  <dc:description/>
  <cp:lastModifiedBy>Brannon Quel</cp:lastModifiedBy>
  <cp:revision>1</cp:revision>
  <dcterms:created xsi:type="dcterms:W3CDTF">2026-05-23T12:11:00Z</dcterms:created>
  <dcterms:modified xsi:type="dcterms:W3CDTF">2026-05-23T12:18:00Z</dcterms:modified>
</cp:coreProperties>
</file>